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a3c6e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IMB – Indústria Metalúrgica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a3c6e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CHECKLIST DE VALIDAÇÃO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8702a" w:val="clear"/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Documento para revisão e aprovação de conteúdo pelo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4"/>
          <w:szCs w:val="24"/>
          <w:rtl w:val="0"/>
        </w:rPr>
        <w:t xml:space="preserve">Como usar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Este checklist reúne todos os itens de conteúdo e funcionalidade que precisam ser validados ou fornecidos pela IMB antes da publicação do site. Para cada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1. Marque a caixa ☐ quando o item estiver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sdt>
        <w:sdtPr>
          <w:id w:val="-20617605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2e"/>
              <w:sz w:val="20"/>
              <w:szCs w:val="20"/>
              <w:rtl w:val="0"/>
            </w:rPr>
            <w:t xml:space="preserve">  2. Atualize o campo Status conforme o progresso: Pendente → Em revisão → Aprovado.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3. Use a coluna Observações para anotar dúvidas, links de arquivos enviados ou comentários.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340"/>
        <w:gridCol w:w="3225"/>
        <w:gridCol w:w="2295"/>
        <w:tblGridChange w:id="0">
          <w:tblGrid>
            <w:gridCol w:w="1500"/>
            <w:gridCol w:w="2340"/>
            <w:gridCol w:w="3225"/>
            <w:gridCol w:w="2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Marque ao concluir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Pendente  </w:t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Ainda não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Em revisão  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Enviado, aguardando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Aprovado  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Concluído e validado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1. HOME — Página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95740116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Título principal da Hero Section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6aa84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Líder em Pavimentação e Extrusão de Concreto na América-Latina</w:t>
            </w:r>
          </w:p>
        </w:tc>
      </w:tr>
      <w:tr>
        <w:trPr>
          <w:cantSplit w:val="0"/>
          <w:trHeight w:val="500.9765625" w:hRule="atLeast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Subtítulo / proposta de valor da Hero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Produtividade e Robustez para sua obra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números do bloco de credibilidade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+30 anos de mercado / 16.000 m2 / +40 países atendidos / +10.000 equipamentos em 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Conferir boxes O Padrão IMB de Excelência 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Durabilidade Extrema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- Chassis reforçados e componentes homologados para operação contínua</w:t>
            </w:r>
          </w:p>
          <w:p w:rsidR="00000000" w:rsidDel="00000000" w:rsidP="00000000" w:rsidRDefault="00000000" w:rsidRPr="00000000" w14:paraId="00000028">
            <w:pPr>
              <w:rPr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Suporte Local </w:t>
            </w:r>
            <w:r w:rsidDel="00000000" w:rsidR="00000000" w:rsidRPr="00000000">
              <w:rPr>
                <w:color w:val="38761d"/>
                <w:sz w:val="18"/>
                <w:szCs w:val="18"/>
                <w:rtl w:val="0"/>
              </w:rPr>
              <w:t xml:space="preserve">- ok</w:t>
            </w:r>
          </w:p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Engenharia de Precisão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- Sensores e sistemas de monitoramento que garantem precisão em cada centímetro</w:t>
            </w:r>
          </w:p>
          <w:p w:rsidR="00000000" w:rsidDel="00000000" w:rsidP="00000000" w:rsidRDefault="00000000" w:rsidRPr="00000000" w14:paraId="0000002A">
            <w:pPr>
              <w:rPr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Consultoria Técnica </w:t>
            </w:r>
            <w:r w:rsidDel="00000000" w:rsidR="00000000" w:rsidRPr="00000000">
              <w:rPr>
                <w:color w:val="38761d"/>
                <w:sz w:val="18"/>
                <w:szCs w:val="18"/>
                <w:rtl w:val="0"/>
              </w:rPr>
              <w:t xml:space="preserve">- 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os títulos de todas as seções estão alinhados ao tom de voz e linguagem da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2F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1.2 Imagens e Mídia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40"/>
        <w:tblGridChange w:id="0">
          <w:tblGrid>
            <w:gridCol w:w="600"/>
            <w:gridCol w:w="5400"/>
            <w:gridCol w:w="1800"/>
            <w:gridCol w:w="5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3461636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 ou vídeo para a Hero Section (extrusora em operação — alta resolução)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Possível um carrossel com as fotos?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Carrosel Hero Section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da empresa e funcionários (fábrica, equipe, processo produtivo)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Empresa e funcionários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2. PRODUTOS — Catálogo de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-88387705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e validar os títulos de cada equipamento no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nome do modelo, aplicações principais e diferenciais resumidos (máx. 3 linhas por 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Diferenciais: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Largura Máx:</w:t>
              <w:br w:type="textWrapping"/>
              <w:t xml:space="preserve">Aplicação: Meio fio, Guia e Sarjeta, Pavimento de Concreto, etc.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Produtividade: 2 metros/min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Conferir se os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filtros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estão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necessário ajustes - Guilherme envia PDF</w:t>
            </w:r>
          </w:p>
        </w:tc>
      </w:tr>
    </w:tbl>
    <w:p w:rsidR="00000000" w:rsidDel="00000000" w:rsidP="00000000" w:rsidRDefault="00000000" w:rsidRPr="00000000" w14:paraId="00000053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2.2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10"/>
        <w:tblGridChange w:id="0">
          <w:tblGrid>
            <w:gridCol w:w="600"/>
            <w:gridCol w:w="5400"/>
            <w:gridCol w:w="1800"/>
            <w:gridCol w:w="5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-75496470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 profissional de cada equipamento (uma foto principal por modelo, mínimo)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color w:val="e69138"/>
              </w:rPr>
            </w:pPr>
            <w:r w:rsidDel="00000000" w:rsidR="00000000" w:rsidRPr="00000000">
              <w:rPr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sdt>
            <w:sdtPr>
              <w:id w:val="1178274600"/>
              <w:tag w:val="goog_rdk_8"/>
            </w:sdtPr>
            <w:sdtContent>
              <w:p w:rsidR="00000000" w:rsidDel="00000000" w:rsidP="00000000" w:rsidRDefault="00000000" w:rsidRPr="00000000" w14:paraId="00000061">
                <w:pPr>
                  <w:rPr>
                    <w:shd w:fill="ff9900" w:val="clear"/>
                    <w:rPrChange w:author="Marketing IMB" w:id="1" w:date="2026-07-16T14:43:40Z">
                      <w:rPr/>
                    </w:rPrChange>
                  </w:rPr>
                </w:pP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2.2 FOTOS ESTUDIO - LINHA MEC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e69138"/>
                    <w:sz w:val="18"/>
                    <w:szCs w:val="18"/>
                    <w:rtl w:val="0"/>
                  </w:rPr>
                  <w:t xml:space="preserve">Aplicar</w:t>
                </w:r>
                <w:r w:rsidDel="00000000" w:rsidR="00000000" w:rsidRPr="00000000">
                  <w:rPr>
                    <w:rtl w:val="0"/>
                  </w:rPr>
                  <w:br w:type="textWrapping"/>
                  <w:br w:type="textWrapping"/>
                </w: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2.2 FOTOS EM ALTA HIDRÁULICA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  <w:sdt>
                  <w:sdtPr>
                    <w:id w:val="-1026049455"/>
                    <w:tag w:val="goog_rdk_5"/>
                  </w:sdtPr>
                  <w:sdtContent>
                    <w:ins w:author="Marketing IMB" w:id="0" w:date="2026-07-16T14:43:26Z">
                      <w:r w:rsidDel="00000000" w:rsidR="00000000" w:rsidRPr="00000000">
                        <w:rPr>
                          <w:rtl w:val="0"/>
                        </w:rPr>
                        <w:t xml:space="preserve">(</w:t>
                      </w:r>
                    </w:ins>
                    <w:sdt>
                      <w:sdtPr>
                        <w:id w:val="1478345734"/>
                        <w:tag w:val="goog_rdk_6"/>
                      </w:sdtPr>
                      <w:sdtContent>
                        <w:ins w:author="Marketing IMB" w:id="0" w:date="2026-07-16T14:43:26Z">
                          <w:r w:rsidDel="00000000" w:rsidR="00000000" w:rsidRPr="00000000">
                            <w:rPr>
                              <w:shd w:fill="ff9900" w:val="clear"/>
                              <w:rtl w:val="0"/>
                              <w:rPrChange w:author="Marketing IMB" w:id="1" w:date="2026-07-16T14:43:40Z">
                                <w:rPr/>
                              </w:rPrChange>
                            </w:rPr>
                            <w:t xml:space="preserve">finalizar cronus e titan)</w:t>
                          </w:r>
                        </w:ins>
                      </w:sdtContent>
                    </w:sdt>
                    <w:ins w:author="Marketing IMB" w:id="0" w:date="2026-07-16T14:43:26Z"/>
                  </w:sdtContent>
                </w:sdt>
                <w:sdt>
                  <w:sdtPr>
                    <w:id w:val="-184588938"/>
                    <w:tag w:val="goog_rdk_7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Não temos fotos sem fundo da linha Hidráulica, mas temos bastante material em alta nas obras que podemos usar</w:t>
              <w:br w:type="textWrapping"/>
              <w:br w:type="textWrapping"/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2000HD MAX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Fotos em alta: </w:t>
            </w:r>
            <w:r w:rsidDel="00000000" w:rsidR="00000000" w:rsidRPr="00000000">
              <w:rPr>
                <w:rtl w:val="0"/>
              </w:rPr>
              <w:t xml:space="preserve">06.02.2026 |  Lançamento </w:t>
              <w:br w:type="textWrapping"/>
              <w:t xml:space="preserve">(evitar mídias da Cotragon em que apareça o meio fio extrusado)</w:t>
              <w:br w:type="textWrapping"/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3500HD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Fotos em alta: </w:t>
            </w:r>
            <w:r w:rsidDel="00000000" w:rsidR="00000000" w:rsidRPr="00000000">
              <w:rPr>
                <w:rtl w:val="0"/>
              </w:rPr>
              <w:t xml:space="preserve">Franciscon | Ponte de Guaratuba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5500HD CRONUS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Fotos em alta</w:t>
            </w:r>
            <w:r w:rsidDel="00000000" w:rsidR="00000000" w:rsidRPr="00000000">
              <w:rPr>
                <w:rtl w:val="0"/>
              </w:rPr>
              <w:t xml:space="preserve">: Rodoanel | Palotina</w:t>
              <w:br w:type="textWrapping"/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5500HD TITAN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Fotos em alta</w:t>
            </w:r>
            <w:r w:rsidDel="00000000" w:rsidR="00000000" w:rsidRPr="00000000">
              <w:rPr>
                <w:rtl w:val="0"/>
              </w:rPr>
              <w:t xml:space="preserve">: Fotos Fábrica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Galeria complementar de fotos por equipamento (opcional, mas recomendado)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hd w:fill="b6d7a8" w:val="clear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shd w:fill="e06666" w:val="clear"/>
                  <w:rtl w:val="0"/>
                </w:rPr>
                <w:t xml:space="preserve">2.2 GALERIA COMPLEMENTAR - LINHA MEC</w:t>
              </w:r>
            </w:hyperlink>
            <w:r w:rsidDel="00000000" w:rsidR="00000000" w:rsidRPr="00000000">
              <w:rPr>
                <w:shd w:fill="e06666" w:val="clear"/>
                <w:rtl w:val="0"/>
              </w:rPr>
              <w:t xml:space="preserve"> </w:t>
              <w:br w:type="textWrapping"/>
              <w:br w:type="textWrapping"/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2.2 GALERIA COMPLEMENTAR - LINHA HD</w:t>
              </w:r>
            </w:hyperlink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shd w:fill="b6d7a8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300 BANTAM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400 ECONOMIC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500HD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700 COMPACT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800 COMPACT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900 G MASTER</w:t>
              </w:r>
            </w:hyperlink>
            <w:r w:rsidDel="00000000" w:rsidR="00000000" w:rsidRPr="00000000">
              <w:rPr>
                <w:rtl w:val="0"/>
              </w:rPr>
              <w:t xml:space="preserve"> (com e sem embreagem)</w:t>
              <w:br w:type="textWrapping"/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900 G STC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3. COMPARAR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3.1 Textos 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40"/>
        <w:tblGridChange w:id="0">
          <w:tblGrid>
            <w:gridCol w:w="600"/>
            <w:gridCol w:w="5400"/>
            <w:gridCol w:w="1800"/>
            <w:gridCol w:w="5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sdt>
              <w:sdtPr>
                <w:id w:val="-119788150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e validar os títulos dos equipamentos na tela de comparação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ok - apenas ajuste na quebra do título:</w:t>
              <w:br w:type="textWrapping"/>
              <w:t xml:space="preserve">COMPARE EQUIPAMENTOS [enter]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LADO A 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quais atributos técnicos serão exibidos na tabela comparativa (Modelo, Aplicações, Produção/hora, Dimensões, Peso, Potência, Diferenciais…)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necessário ajustes - Guilherme envia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os dados técnicos de cada equipamento (fichas técnicas por 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necessário ajustes - Guilherme envia PDF</w:t>
            </w:r>
          </w:p>
        </w:tc>
      </w:tr>
    </w:tbl>
    <w:p w:rsidR="00000000" w:rsidDel="00000000" w:rsidP="00000000" w:rsidRDefault="00000000" w:rsidRPr="00000000" w14:paraId="0000007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. NOSSOS PROJETOS — Cases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sdt>
              <w:sdtPr>
                <w:id w:val="14609903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título e subtítulo da Hero Section da página de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Obras reais, resultados concretos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número total de cases que serão publicados no lançamento (recomendado: 3 a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 definir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Para cada case: nome do projeto, cidade/estado/país, tipo de obra, extensão executada, equipamento IMB utilizado, descrição (mín. 2 parágrafos)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 elaboração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Fornecer depoimentos de clientes associados aos cases (nome completo, empresa, texto do depoimento)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Em elaboração</w:t>
            </w:r>
          </w:p>
        </w:tc>
      </w:tr>
    </w:tbl>
    <w:p w:rsidR="00000000" w:rsidDel="00000000" w:rsidP="00000000" w:rsidRDefault="00000000" w:rsidRPr="00000000" w14:paraId="0000009B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4.2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779.9999999999995"/>
        <w:gridCol w:w="5645.000000000001"/>
        <w:tblGridChange w:id="0">
          <w:tblGrid>
            <w:gridCol w:w="600"/>
            <w:gridCol w:w="5400"/>
            <w:gridCol w:w="1779.9999999999995"/>
            <w:gridCol w:w="5645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209080440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Imagem principal da Hero Section da página de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color w:val="e69138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HERO SECTION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Fotos das obras / projetos executados (mínimo 1 por case, ideal 3–5 fotos por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Linha Verde - Marandel - 700C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Rodoanel - Cronus -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5500HD - CONTEC - Rodoanel - SP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Palotina - Cronus -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PALOTINA - NEW JERSEY 2026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Ponte Guaratuba -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3500 - PONTE GUARATUBA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Major Vieira - Titan </w:t>
              <w:br w:type="textWrapping"/>
              <w:t xml:space="preserve">Lages - Cronus -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IMB - Viera x Lages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Arapiraca -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5500HD - CONTEC - ARAPIRACA 22.06.26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5. SOBRE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IMB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— Nossa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40"/>
        <w:tblGridChange w:id="0">
          <w:tblGrid>
            <w:gridCol w:w="600"/>
            <w:gridCol w:w="5400"/>
            <w:gridCol w:w="1800"/>
            <w:gridCol w:w="5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sdt>
              <w:sdtPr>
                <w:id w:val="151885233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Título e subtítulo da Hero Section da página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Texto 'Nossa História'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- 1 parágrafo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os números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Depoimento interno em destaque (com foto, nome e cargo do colaborador)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Fornecer 4 a 5 marcos históricos da empresa com o ano de cada acontecimento (para a timeline — sugestão: usar a fundação da empresa como marco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Missão, Visão e Valores da IMB (se existirem formalizados)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Conferir e validar os dados da seção 'Onde Atuamos' (países, regiões, mapa)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25"/>
        <w:tblGridChange w:id="0">
          <w:tblGrid>
            <w:gridCol w:w="600"/>
            <w:gridCol w:w="5400"/>
            <w:gridCol w:w="180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sdt>
              <w:sdtPr>
                <w:id w:val="-192928843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Imagem para a Hero Section da página Sobre </w:t>
              <w:br w:type="textWrapping"/>
              <w:t xml:space="preserve">(foto aérea ou panorâmica da fábrica)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color w:val="ff9900"/>
              </w:rPr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FABRICA AÉREA.png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f9900"/>
                <w:rtl w:val="0"/>
              </w:rPr>
              <w:t xml:space="preserve">atualizar foto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Fotos da fábrica e processo produtivo (galeria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FABRICA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 para o depoimento interno em 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Priscila - Anexar Drive</w:t>
            </w:r>
          </w:p>
        </w:tc>
      </w:tr>
    </w:tbl>
    <w:p w:rsidR="00000000" w:rsidDel="00000000" w:rsidP="00000000" w:rsidRDefault="00000000" w:rsidRPr="00000000" w14:paraId="000000EA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6. IMAGENS — Resumo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Todas as imagens devem ser enviadas em alta resolução via OneDrive compartilhado.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123810507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de todas as máquinas / equipamentos (foto profissional de cada 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Idem item 2.2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dos projetos / cases de sucesso (fotos das obras executadas)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Idem item 4.2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da empresa e funcionários (fábrica, equipe técnica, processo produtivo)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Empresa e funcionários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Logo IMB em versão horizontal (arquivo vetorial .AI ou .SVG)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LOGO IMB.eps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3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7. TESTES DE FUNCIONALIDADE — Solicitamos que o cliente realize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Antes da publicação final, pedimos que a equipe IMB realize os testes abaixo e nos </w:t>
      </w:r>
      <w:r w:rsidDel="00000000" w:rsidR="00000000" w:rsidRPr="00000000">
        <w:rPr>
          <w:b w:val="1"/>
          <w:bCs w:val="1"/>
          <w:i w:val="1"/>
          <w:iCs w:val="1"/>
          <w:color w:val="1a1a2e"/>
          <w:sz w:val="20"/>
          <w:szCs w:val="20"/>
          <w:rtl w:val="0"/>
        </w:rPr>
        <w:t xml:space="preserve">informe qualquer problema encontrado</w:t>
      </w: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7.1 Comparador de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595"/>
        <w:tblGridChange w:id="0">
          <w:tblGrid>
            <w:gridCol w:w="600"/>
            <w:gridCol w:w="5400"/>
            <w:gridCol w:w="1800"/>
            <w:gridCol w:w="5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sdt>
              <w:sdtPr>
                <w:id w:val="62809589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comparação entre 2 equipamentos selecionados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comparação entre todos os equipamentos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Compartilhar o link gerado da comparação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Baixar o PDF da comparação gerado pelo site e verificar se os dados estão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29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7.2 Botões de Contato 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650"/>
        <w:gridCol w:w="5790"/>
        <w:tblGridChange w:id="0">
          <w:tblGrid>
            <w:gridCol w:w="600"/>
            <w:gridCol w:w="5400"/>
            <w:gridCol w:w="1650"/>
            <w:gridCol w:w="5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-42678572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o e-mail de destino para os formulários de contato/orçamento (ex: comercial1@imb-brasil.com.br)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configurar formulário 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o número do WhatsApp para o botão flutuante e demais botões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Whatsapp - ok</w:t>
              <w:br w:type="textWrapping"/>
            </w: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 - </w:t>
            </w:r>
            <w:r w:rsidDel="00000000" w:rsidR="00000000" w:rsidRPr="00000000">
              <w:rPr>
                <w:rtl w:val="0"/>
              </w:rPr>
              <w:t xml:space="preserve">Telefone central - +55 41 3679-8050</w:t>
              <w:br w:type="textWrapping"/>
            </w: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 - </w:t>
            </w:r>
            <w:r w:rsidDel="00000000" w:rsidR="00000000" w:rsidRPr="00000000">
              <w:rPr>
                <w:rtl w:val="0"/>
              </w:rPr>
              <w:t xml:space="preserve">email comercial -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comercial2@imb-brasil.com.br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envio do formulário de orçamento e confirmar recebimento no e-mail indicado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o botão de WhatsApp e verificar se a mensagem pré-preenchida está 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8b4513"/>
          <w:sz w:val="18"/>
          <w:szCs w:val="18"/>
          <w:rtl w:val="0"/>
        </w:rPr>
        <w:t xml:space="preserve">⚠ Os botões de contato já estão funcionais no site. Precisamos apenas que a IMB informe para qual e-mail e número de WhatsApp os contatos devem ser direcionados.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7.3 Navegação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70"/>
        <w:tblGridChange w:id="0">
          <w:tblGrid>
            <w:gridCol w:w="600"/>
            <w:gridCol w:w="5400"/>
            <w:gridCol w:w="1800"/>
            <w:gridCol w:w="56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-136166675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Navegar por todas as páginas e verificar se os links do menu estão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a exibição em dispositivo móvel (celular)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o seletor de idiomas (Português / Inglês / Espanhol)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se todos os CTAs ('Solicitar Orçamento', 'Ver Equipamentos' etc.) estão levando às páginas corretas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58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8. DOCUMENTOS LEGAIS — Obrigatórios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Itens obrigatórios por lei para qualquer site que coleta dados pessoais via formulário (LGPD – Lei 13.709/2018).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25"/>
        <w:tblGridChange w:id="0">
          <w:tblGrid>
            <w:gridCol w:w="600"/>
            <w:gridCol w:w="5400"/>
            <w:gridCol w:w="180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sdt>
              <w:sdtPr>
                <w:id w:val="-119925290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Política de Privacidade (elaborar com o jurídico IMB ou adaptar template do setor)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Termos de Uso do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mbbrasil-my.sharepoint.com/:f:/g/personal/marketing_imbbrasil_onmicrosoft_com/IgC-D2bH936xT7eyyS7uFqCpAQFgkCnQJbI9OT_805m3p9A?e=ALPLbo" TargetMode="External"/><Relationship Id="rId22" Type="http://schemas.openxmlformats.org/officeDocument/2006/relationships/hyperlink" Target="https://imbbrasil-my.sharepoint.com/:f:/g/personal/marketing_imbbrasil_onmicrosoft_com/IgBqQWvcNT5ZT7Lyb5LWgdn3Acxb3AYc65rv2pKEAzQMmkA?e=zJidfd" TargetMode="External"/><Relationship Id="rId21" Type="http://schemas.openxmlformats.org/officeDocument/2006/relationships/hyperlink" Target="https://imbbrasil-my.sharepoint.com/:f:/g/personal/marketing_imbbrasil_onmicrosoft_com/IgAnz51YICrpQIqyPsoxO0owAQGSXDvUcgleMyhOrTl1GZw?e=8R731Q" TargetMode="External"/><Relationship Id="rId24" Type="http://schemas.openxmlformats.org/officeDocument/2006/relationships/hyperlink" Target="https://imbbrasil-my.sharepoint.com/:f:/g/personal/marketing_imbbrasil_onmicrosoft_com/IgDQ1jWnSTMwQrjLbq0xYZEHAct-iYC-ArpSvq7MTSE64bY?e=ljoLDu" TargetMode="External"/><Relationship Id="rId23" Type="http://schemas.openxmlformats.org/officeDocument/2006/relationships/hyperlink" Target="https://imbbrasil-my.sharepoint.com/:f:/g/personal/marketing_imbbrasil_onmicrosoft_com/IgCqR1v8z8SEQLSS3Bzt6BGrAf2wibGRkdJCRRSMbMow1tw?e=525iW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bbrasil-my.sharepoint.com/:f:/g/personal/marketing_imbbrasil_onmicrosoft_com/IgCD2kMXdvU9RanoZYAgUZbzAbYF7EbiPgVEHWyuzxBP8yU?e=lMVDxS" TargetMode="External"/><Relationship Id="rId26" Type="http://schemas.openxmlformats.org/officeDocument/2006/relationships/hyperlink" Target="https://imbbrasil-my.sharepoint.com/:f:/g/personal/marketing_imbbrasil_onmicrosoft_com/IgBtLUlE4dDaT69bbxQaWb1pAUwI8VaOK27uC2S4dirjIc8?e=XOdn1d" TargetMode="External"/><Relationship Id="rId25" Type="http://schemas.openxmlformats.org/officeDocument/2006/relationships/hyperlink" Target="https://imbbrasil-my.sharepoint.com/:f:/g/personal/marketing_imbbrasil_onmicrosoft_com/IgDnggYQrN55RZZqndWSxAlGATBYtUHiplPu85VgkyWtHkM?e=xauMkm" TargetMode="External"/><Relationship Id="rId28" Type="http://schemas.openxmlformats.org/officeDocument/2006/relationships/hyperlink" Target="https://imbbrasil-my.sharepoint.com/:f:/g/personal/marketing_imbbrasil_onmicrosoft_com/IgDiTCcw2OdOR6uf8EhT4s6PAW8cixCLowfWTkfZhWK8hjU?e=rsjiN0" TargetMode="External"/><Relationship Id="rId27" Type="http://schemas.openxmlformats.org/officeDocument/2006/relationships/hyperlink" Target="https://imbbrasil-my.sharepoint.com/:f:/g/personal/marketing_imbbrasil_onmicrosoft_com/IgATgvJtfwdRSYjD2OoGPk0JAUWs1js0hUACZzk1NHoCVQg?e=lvLoX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imbbrasil-my.sharepoint.com/:f:/g/personal/marketing_imbbrasil_onmicrosoft_com/IgCOohPMnuY0Rbzz4DWQ57q8ARDru2YLOvsoH3ZH9Oesxpw?e=HESzZK" TargetMode="External"/><Relationship Id="rId7" Type="http://schemas.openxmlformats.org/officeDocument/2006/relationships/hyperlink" Target="https://imbbrasil-my.sharepoint.com/:f:/g/personal/marketing_imbbrasil_onmicrosoft_com/IgDxB3ciglTiQIzpc-3HhGrSAUYUlmm_1dPjdr_282ZjHJw?e=1iE1fk" TargetMode="External"/><Relationship Id="rId8" Type="http://schemas.openxmlformats.org/officeDocument/2006/relationships/hyperlink" Target="https://imbbrasil-my.sharepoint.com/:f:/g/personal/marketing_imbbrasil_onmicrosoft_com/IgAb4Vxj8fPWSpKYS5YrIQfvAduf-Ieq73RIrmoSj35uK-c?e=08PMk1" TargetMode="External"/><Relationship Id="rId31" Type="http://schemas.openxmlformats.org/officeDocument/2006/relationships/hyperlink" Target="https://imbbrasil-my.sharepoint.com/:f:/g/personal/marketing_imbbrasil_onmicrosoft_com/IgDocUw1s2bPS4OYj8K_cXkWAVCjugY2jJbCtoQDHy5I3bw?e=4uIVDE" TargetMode="External"/><Relationship Id="rId30" Type="http://schemas.openxmlformats.org/officeDocument/2006/relationships/hyperlink" Target="https://imbbrasil-my.sharepoint.com/:i:/g/personal/marketing_imbbrasil_onmicrosoft_com/IQBsKax0oaHuTLjU1wE-mHzWAejObTRPpQZeA119zgX48NQ?e=DjutVQ" TargetMode="External"/><Relationship Id="rId11" Type="http://schemas.openxmlformats.org/officeDocument/2006/relationships/hyperlink" Target="https://imbbrasil-my.sharepoint.com/:f:/g/personal/marketing_imbbrasil_onmicrosoft_com/IgDa2dz-gokdS7PAY3qlV_l3AZPEcc9mihuxkOj5J56Yfek?e=jaZDO6" TargetMode="External"/><Relationship Id="rId33" Type="http://schemas.openxmlformats.org/officeDocument/2006/relationships/hyperlink" Target="https://imbbrasil-my.sharepoint.com/:u:/g/personal/marketing_imbbrasil_onmicrosoft_com/IQAutNRvD1OZSLYRpQZzXUoEAc2EVc_o0roMP46sy07P-_8?e=0Rlffv" TargetMode="External"/><Relationship Id="rId10" Type="http://schemas.openxmlformats.org/officeDocument/2006/relationships/hyperlink" Target="https://imbbrasil-my.sharepoint.com/:f:/g/personal/marketing_imbbrasil_onmicrosoft_com/IgB_EHs3GEsSSbcYj1A5OFGZAazwCf3DMIM3U5dw1d5itnM?e=wu4m4j" TargetMode="External"/><Relationship Id="rId32" Type="http://schemas.openxmlformats.org/officeDocument/2006/relationships/hyperlink" Target="https://imbbrasil-my.sharepoint.com/:f:/g/personal/marketing_imbbrasil_onmicrosoft_com/IgAb4Vxj8fPWSpKYS5YrIQfvATCOSQF8_puMXHXwCQegLLc?e=3CfO9f" TargetMode="External"/><Relationship Id="rId13" Type="http://schemas.openxmlformats.org/officeDocument/2006/relationships/hyperlink" Target="https://imbbrasil-my.sharepoint.com/:f:/g/personal/marketing_imbbrasil_onmicrosoft_com/IgAqQzbR1iPfRY8DTfxABpGrAWRacLGPDKx4zIulFIilL5A?e=AtOgXA" TargetMode="External"/><Relationship Id="rId12" Type="http://schemas.openxmlformats.org/officeDocument/2006/relationships/hyperlink" Target="https://imbbrasil-my.sharepoint.com/:f:/g/personal/marketing_imbbrasil_onmicrosoft_com/IgAVcc0hof_4SqxF5G-vd_MoARTpnkQlcfzLyR4wfCndC_o?e=8Ryocv" TargetMode="External"/><Relationship Id="rId34" Type="http://schemas.openxmlformats.org/officeDocument/2006/relationships/hyperlink" Target="mailto:comercial2@imb-brasil.com.br" TargetMode="External"/><Relationship Id="rId15" Type="http://schemas.openxmlformats.org/officeDocument/2006/relationships/hyperlink" Target="https://imbbrasil-my.sharepoint.com/:f:/g/personal/marketing_imbbrasil_onmicrosoft_com/IgCmrUU1rN6JQZKsF3lmEwJWAc-57JoFQAyJzelD_9MXV38?e=DauWGV" TargetMode="External"/><Relationship Id="rId14" Type="http://schemas.openxmlformats.org/officeDocument/2006/relationships/hyperlink" Target="https://imbbrasil-my.sharepoint.com/:f:/g/personal/marketing_imbbrasil_onmicrosoft_com/IgCx1Qg_DbFPQLPTAJgrivvMAf2LDCr_ws4E1tfEAKe2D94?e=RJFgnQ" TargetMode="External"/><Relationship Id="rId17" Type="http://schemas.openxmlformats.org/officeDocument/2006/relationships/hyperlink" Target="https://imbbrasil-my.sharepoint.com/:f:/g/personal/marketing_imbbrasil_onmicrosoft_com/IgC8wEMHuiivRpHRv82Qvc-SAQsSEZEe6rMcvol4AIU4r_s?e=URBKUF" TargetMode="External"/><Relationship Id="rId16" Type="http://schemas.openxmlformats.org/officeDocument/2006/relationships/hyperlink" Target="https://imbbrasil-my.sharepoint.com/:f:/g/personal/marketing_imbbrasil_onmicrosoft_com/IgD9UOkLcFPuRrdJVcc3uVceAQXAI7tisl-SBiQ9c6bA8KA?e=efhqcv" TargetMode="External"/><Relationship Id="rId19" Type="http://schemas.openxmlformats.org/officeDocument/2006/relationships/hyperlink" Target="https://imbbrasil-my.sharepoint.com/:f:/g/personal/marketing_imbbrasil_onmicrosoft_com/IgBuCj2SDnUWSpdjvKlZbn7uAfWKOQxCNQdolmL7ZMm_Urk?e=wVqPlK" TargetMode="External"/><Relationship Id="rId18" Type="http://schemas.openxmlformats.org/officeDocument/2006/relationships/hyperlink" Target="https://imbbrasil-my.sharepoint.com/:f:/g/personal/marketing_imbbrasil_onmicrosoft_com/IgAmtWNBpUdZRr4b9HCMC9JXAXlMq1lP9OLL1bG1rPXJfX0?e=ZSEpR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mUNRmqKJLt0dthzIh8gMJA/nA==">CgMxLjAaJAoBMBIfCh0IB0IZCgVBcmlhbBIQQXJpYWwgVW5pY29kZSBNUxokCgExEh8KHQgHQhkKBUFyaWFsEhBBcmlhbCBVbmljb2RlIE1TGiQKATISHwodCAdCGQoFQXJpYWwSEEFyaWFsIFVuaWNvZGUgTVMaJAoBMxIfCh0IB0IZCgVBcmlhbBIQQXJpYWwgVW5pY29kZSBNUxokCgE0Eh8KHQgHQhkKBUFyaWFsEhBBcmlhbCBVbmljb2RlIE1TGhoKATUSFQoTCAQqDwoLQUFBQ0RCNE1ycTQQARovCgE2EioKEwgEKg8KC0FBQUNEQjRNcnE4EAQKEwgEKg8KC0FBQUNEQjRNcnE0EAEaGgoBNxIVChMIBCoPCgtBQUFDREI0TXJxOBAEGhoKATgSFQoTCAQqDwoLQUFBQ0RCNE1ycTgQBB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